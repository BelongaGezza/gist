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Kept words here.</w:t>
      </w:r>
      <w:ins w:id="1" w:author="x">
        <w:r>
          <w:t> Added words.</w:t>
        </w:r>
      </w:ins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Heading2">
    <w:name w:val="Heading 2"/>
    <w:basedOn w:val="Normal"/>
    <w:pPr>
      <w:outlineLvl w:val="1"/>
    </w:pPr>
    <w:rPr>
      <w:b/>
    </w:rPr>
  </w:style>
  <w:style w:type="paragraph" w:styleId="Heading3">
    <w:name w:val="Heading 3"/>
    <w:basedOn w:val="Normal"/>
    <w:pPr>
      <w:outlineLvl w:val="2"/>
    </w:pPr>
    <w:rPr>
      <w:b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
    Target="styles.xml"/>
</Relationships>

</file>