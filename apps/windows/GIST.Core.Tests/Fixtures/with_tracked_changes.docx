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This document contains tracked changes.</w:t>
      </w:r>
    </w:p>
    <w:p>
      <w:ins w:id="1" w:author="Alice" w:date="2024-01-01T00:00:00Z">
        <w:r>
          <w:t xml:space="preserve"> This text was inserted by Alice.</w:t>
        </w:r>
      </w:ins>
    </w:p>
    <w:p>
      <w:r>
        <w:t>Original text that remains.</w:t>
      </w:r>
      <w:del w:id="2" w:author="Bob" w:date="2024-01-02T00:00:00Z">
        <w:r>
          <w:delText xml:space="preserve"> This text was deleted by Bob.</w:delText>
        </w:r>
      </w:del>
    </w:p>
    <w:p>
      <w:ins w:id="3" w:author="Alice" w:date="2024-01-03T00:00:00Z">
        <w:r>
          <w:t>A second inserted paragraph.</w:t>
        </w:r>
      </w:ins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</Relationships>

</file>