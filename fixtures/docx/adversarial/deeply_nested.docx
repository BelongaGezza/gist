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
   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Normal paragraph before deep nesting.</w:t>
      </w:r>
    </w:p>
    <w:p>
      <w:ins w:id="249" w:author="test" w:date="2024-01-01T00:00:00Z">
        <w:ins w:id="248" w:author="test" w:date="2024-01-01T00:00:00Z">
          <w:ins w:id="247" w:author="test" w:date="2024-01-01T00:00:00Z">
            <w:ins w:id="246" w:author="test" w:date="2024-01-01T00:00:00Z">
              <w:ins w:id="245" w:author="test" w:date="2024-01-01T00:00:00Z">
                <w:ins w:id="244" w:author="test" w:date="2024-01-01T00:00:00Z">
                  <w:ins w:id="243" w:author="test" w:date="2024-01-01T00:00:00Z">
                    <w:ins w:id="242" w:author="test" w:date="2024-01-01T00:00:00Z">
                      <w:ins w:id="241" w:author="test" w:date="2024-01-01T00:00:00Z">
                        <w:ins w:id="240" w:author="test" w:date="2024-01-01T00:00:00Z">
                          <w:ins w:id="239" w:author="test" w:date="2024-01-01T00:00:00Z">
                            <w:ins w:id="238" w:author="test" w:date="2024-01-01T00:00:00Z">
                              <w:ins w:id="237" w:author="test" w:date="2024-01-01T00:00:00Z">
                                <w:ins w:id="236" w:author="test" w:date="2024-01-01T00:00:00Z">
                                  <w:ins w:id="235" w:author="test" w:date="2024-01-01T00:00:00Z">
                                    <w:ins w:id="234" w:author="test" w:date="2024-01-01T00:00:00Z">
                                      <w:ins w:id="233" w:author="test" w:date="2024-01-01T00:00:00Z">
                                        <w:ins w:id="232" w:author="test" w:date="2024-01-01T00:00:00Z">
                                          <w:ins w:id="231" w:author="test" w:date="2024-01-01T00:00:00Z">
                                            <w:ins w:id="230" w:author="test" w:date="2024-01-01T00:00:00Z">
                                              <w:ins w:id="229" w:author="test" w:date="2024-01-01T00:00:00Z">
                                                <w:ins w:id="228" w:author="test" w:date="2024-01-01T00:00:00Z">
                                                  <w:ins w:id="227" w:author="test" w:date="2024-01-01T00:00:00Z">
                                                    <w:ins w:id="226" w:author="test" w:date="2024-01-01T00:00:00Z">
                                                      <w:ins w:id="225" w:author="test" w:date="2024-01-01T00:00:00Z">
                                                        <w:ins w:id="224" w:author="test" w:date="2024-01-01T00:00:00Z">
                                                          <w:ins w:id="223" w:author="test" w:date="2024-01-01T00:00:00Z">
                                                            <w:ins w:id="222" w:author="test" w:date="2024-01-01T00:00:00Z">
                                                              <w:ins w:id="221" w:author="test" w:date="2024-01-01T00:00:00Z">
                                                                <w:ins w:id="220" w:author="test" w:date="2024-01-01T00:00:00Z">
                                                                  <w:ins w:id="219" w:author="test" w:date="2024-01-01T00:00:00Z">
                                                                    <w:ins w:id="218" w:author="test" w:date="2024-01-01T00:00:00Z">
                                                                      <w:ins w:id="217" w:author="test" w:date="2024-01-01T00:00:00Z">
                                                                        <w:ins w:id="216" w:author="test" w:date="2024-01-01T00:00:00Z">
                                                                          <w:ins w:id="215" w:author="test" w:date="2024-01-01T00:00:00Z">
                                                                            <w:ins w:id="214" w:author="test" w:date="2024-01-01T00:00:00Z">
                                                                              <w:ins w:id="213" w:author="test" w:date="2024-01-01T00:00:00Z">
                                                                                <w:ins w:id="212" w:author="test" w:date="2024-01-01T00:00:00Z">
                                                                                  <w:ins w:id="211" w:author="test" w:date="2024-01-01T00:00:00Z">
                                                                                    <w:ins w:id="210" w:author="test" w:date="2024-01-01T00:00:00Z">
                                                                                      <w:ins w:id="209" w:author="test" w:date="2024-01-01T00:00:00Z">
                                                                                        <w:ins w:id="208" w:author="test" w:date="2024-01-01T00:00:00Z">
                                                                                          <w:ins w:id="207" w:author="test" w:date="2024-01-01T00:00:00Z">
                                                                                            <w:ins w:id="206" w:author="test" w:date="2024-01-01T00:00:00Z">
                                                                                              <w:ins w:id="205" w:author="test" w:date="2024-01-01T00:00:00Z">
                                                                                                <w:ins w:id="204" w:author="test" w:date="2024-01-01T00:00:00Z">
                                                                                                  <w:ins w:id="203" w:author="test" w:date="2024-01-01T00:00:00Z">
                                                                                                    <w:ins w:id="202" w:author="test" w:date="2024-01-01T00:00:00Z">
                                                                                                      <w:ins w:id="201" w:author="test" w:date="2024-01-01T00:00:00Z">
                                                                                                        <w:ins w:id="200" w:author="test" w:date="2024-01-01T00:00:00Z">
                                                                                                          <w:ins w:id="199" w:author="test" w:date="2024-01-01T00:00:00Z">
                                                                                                            <w:ins w:id="198" w:author="test" w:date="2024-01-01T00:00:00Z">
                                                                                                              <w:ins w:id="197" w:author="test" w:date="2024-01-01T00:00:00Z">
                                                                                                                <w:ins w:id="196" w:author="test" w:date="2024-01-01T00:00:00Z">
                                                                                                                  <w:ins w:id="195" w:author="test" w:date="2024-01-01T00:00:00Z">
                                                                                                                    <w:ins w:id="194" w:author="test" w:date="2024-01-01T00:00:00Z">
                                                                                                                      <w:ins w:id="193" w:author="test" w:date="2024-01-01T00:00:00Z">
                                                                                                                        <w:ins w:id="192" w:author="test" w:date="2024-01-01T00:00:00Z">
                                                                                                                          <w:ins w:id="191" w:author="test" w:date="2024-01-01T00:00:00Z">
                                                                                                                            <w:ins w:id="190" w:author="test" w:date="2024-01-01T00:00:00Z">
                                                                                                                              <w:ins w:id="189" w:author="test" w:date="2024-01-01T00:00:00Z">
                                                                                                                                <w:ins w:id="188" w:author="test" w:date="2024-01-01T00:00:00Z">
                                                                                                                                  <w:ins w:id="187" w:author="test" w:date="2024-01-01T00:00:00Z">
                                                                                                                                    <w:ins w:id="186" w:author="test" w:date="2024-01-01T00:00:00Z">
                                                                                                                                      <w:ins w:id="185" w:author="test" w:date="2024-01-01T00:00:00Z">
                                                                                                                                        <w:ins w:id="184" w:author="test" w:date="2024-01-01T00:00:00Z">
                                                                                                                                          <w:ins w:id="183" w:author="test" w:date="2024-01-01T00:00:00Z">
                                                                                                                                            <w:ins w:id="182" w:author="test" w:date="2024-01-01T00:00:00Z">
                                                                                                                                              <w:ins w:id="181" w:author="test" w:date="2024-01-01T00:00:00Z">
                                                                                                                                                <w:ins w:id="180" w:author="test" w:date="2024-01-01T00:00:00Z">
                                                                                                                                                  <w:ins w:id="179" w:author="test" w:date="2024-01-01T00:00:00Z">
                                                                                                                                                    <w:ins w:id="178" w:author="test" w:date="2024-01-01T00:00:00Z">
                                                                                                                                                      <w:ins w:id="177" w:author="test" w:date="2024-01-01T00:00:00Z">
                                                                                                                                                        <w:ins w:id="176" w:author="test" w:date="2024-01-01T00:00:00Z">
                                                                                                                                                          <w:ins w:id="175" w:author="test" w:date="2024-01-01T00:00:00Z">
                                                                                                                                                            <w:ins w:id="174" w:author="test" w:date="2024-01-01T00:00:00Z">
                                                                                                                                                              <w:ins w:id="173" w:author="test" w:date="2024-01-01T00:00:00Z">
                                                                                                                                                                <w:ins w:id="172" w:author="test" w:date="2024-01-01T00:00:00Z">
                                                                                                                                                                  <w:ins w:id="171" w:author="test" w:date="2024-01-01T00:00:00Z">
                                                                                                                                                                    <w:ins w:id="170" w:author="test" w:date="2024-01-01T00:00:00Z">
                                                                                                                                                                      <w:ins w:id="169" w:author="test" w:date="2024-01-01T00:00:00Z">
                                                                                                                                                                        <w:ins w:id="168" w:author="test" w:date="2024-01-01T00:00:00Z">
                                                                                                                                                                          <w:ins w:id="167" w:author="test" w:date="2024-01-01T00:00:00Z">
                                                                                                                                                                            <w:ins w:id="166" w:author="test" w:date="2024-01-01T00:00:00Z">
                                                                                                                                                                              <w:ins w:id="165" w:author="test" w:date="2024-01-01T00:00:00Z">
                                                                                                                                                                                <w:ins w:id="164" w:author="test" w:date="2024-01-01T00:00:00Z">
                                                                                                                                                                                  <w:ins w:id="163" w:author="test" w:date="2024-01-01T00:00:00Z">
                                                                                                                                                                                    <w:ins w:id="162" w:author="test" w:date="2024-01-01T00:00:00Z">
                                                                                                                                                                                      <w:ins w:id="161" w:author="test" w:date="2024-01-01T00:00:00Z">
                                                                                                                                                                                        <w:ins w:id="160" w:author="test" w:date="2024-01-01T00:00:00Z">
                                                                                                                                                                                          <w:ins w:id="159" w:author="test" w:date="2024-01-01T00:00:00Z">
                                                                                                                                                                                            <w:ins w:id="158" w:author="test" w:date="2024-01-01T00:00:00Z">
                                                                                                                                                                                              <w:ins w:id="157" w:author="test" w:date="2024-01-01T00:00:00Z">
                                                                                                                                                                                                <w:ins w:id="156" w:author="test" w:date="2024-01-01T00:00:00Z">
                                                                                                                                                                                                  <w:ins w:id="155" w:author="test" w:date="2024-01-01T00:00:00Z">
                                                                                                                                                                                                    <w:ins w:id="154" w:author="test" w:date="2024-01-01T00:00:00Z">
                                                                                                                                                                                                      <w:ins w:id="153" w:author="test" w:date="2024-01-01T00:00:00Z">
                                                                                                                                                                                                        <w:ins w:id="152" w:author="test" w:date="2024-01-01T00:00:00Z">
                                                                                                                                                                                                          <w:ins w:id="151" w:author="test" w:date="2024-01-01T00:00:00Z">
                                                                                                                                                                                                            <w:ins w:id="150" w:author="test" w:date="2024-01-01T00:00:00Z">
                                                                                                                                                                                                              <w:ins w:id="149" w:author="test" w:date="2024-01-01T00:00:00Z">
                                                                                                                                                                                                                <w:ins w:id="148" w:author="test" w:date="2024-01-01T00:00:00Z">
                                                                                                                                                                                                                  <w:ins w:id="147" w:author="test" w:date="2024-01-01T00:00:00Z">
                                                                                                                                                                                                                    <w:ins w:id="146" w:author="test" w:date="2024-01-01T00:00:00Z">
                                                                                                                                                                                                                      <w:ins w:id="145" w:author="test" w:date="2024-01-01T00:00:00Z">
                                                                                                                                                                                                                        <w:ins w:id="144" w:author="test" w:date="2024-01-01T00:00:00Z">
                                                                                                                                                                                                                          <w:ins w:id="143" w:author="test" w:date="2024-01-01T00:00:00Z">
                                                                                                                                                                                                                            <w:ins w:id="142" w:author="test" w:date="2024-01-01T00:00:00Z">
                                                                                                                                                                                                                              <w:ins w:id="141" w:author="test" w:date="2024-01-01T00:00:00Z">
                                                                                                                                                                                                                                <w:ins w:id="140" w:author="test" w:date="2024-01-01T00:00:00Z">
                                                                                                                                                                                                                                  <w:ins w:id="139" w:author="test" w:date="2024-01-01T00:00:00Z">
                                                                                                                                                                                                                                    <w:ins w:id="138" w:author="test" w:date="2024-01-01T00:00:00Z">
                                                                                                                                                                                                                                      <w:ins w:id="137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<w:ins w:id="136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<w:ins w:id="135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<w:ins w:id="134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<w:ins w:id="133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<w:ins w:id="132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<w:ins w:id="131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<w:ins w:id="130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<w:ins w:id="129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<w:ins w:id="128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<w:ins w:id="127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<w:ins w:id="126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<w:ins w:id="125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<w:ins w:id="124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<w:ins w:id="123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<w:ins w:id="122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<w:ins w:id="121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<w:ins w:id="120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<w:ins w:id="119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118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117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116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115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114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113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112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111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110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109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108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107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106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105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104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103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102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101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100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99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98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97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96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95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94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93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92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91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90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89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88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87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86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85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84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83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82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81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80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79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78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77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76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75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74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73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72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71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70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69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68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67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66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65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64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63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62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61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60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59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58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57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56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55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54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53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52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51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50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49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48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47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46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45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44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43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42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41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40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39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38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37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36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35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34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33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32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31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30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9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8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7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6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5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4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3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2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1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0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19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18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17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16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15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14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13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12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11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10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9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8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7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6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5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4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3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1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0" w:author="test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>Deeply nested text content at maximum depth.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</w:ins>
                                                                                                                                      </w:ins>
                                                                                                                                    </w:ins>
                                                                                                                                  </w:ins>
                                                                                                                                </w:ins>
                                                                                                                              </w:ins>
                                                                                                                            </w:ins>
                                                                                                                          </w:ins>
                                                                                                                        </w:ins>
                                                                                                                      </w:ins>
                                                                                                                    </w:ins>
                                                                                                                  </w:ins>
                                                                                                                </w:ins>
                                                                                                              </w:ins>
                                                                                                            </w:ins>
                                                                                                          </w:ins>
                                                                                                        </w:ins>
                                                                                                      </w:ins>
                                                                                                    </w:ins>
                                                                                                  </w:ins>
                                                                                                </w:ins>
                                                                                              </w:ins>
                                                                                            </w:ins>
                                                                                          </w:ins>
                                                                                        </w:ins>
                                                                                      </w:ins>
                                                                                    </w:ins>
                                                                                  </w:ins>
                                                                                </w:ins>
                                                                              </w:ins>
                                                                            </w:ins>
                                                                          </w:ins>
                                                                        </w:ins>
                                                                      </w:ins>
                                                                    </w:ins>
                                                                  </w:ins>
                                                                </w:ins>
                                                              </w:ins>
                                                            </w:ins>
                                                          </w:ins>
                                                        </w:ins>
                                                      </w:ins>
                                                    </w:ins>
                                                  </w:ins>
                                                </w:ins>
                                              </w:ins>
                                            </w:ins>
                                          </w:ins>
                                        </w:ins>
                                      </w:ins>
                                    </w:ins>
                                  </w:ins>
                                </w:ins>
                              </w:ins>
                            </w:ins>
                          </w:ins>
                        </w:ins>
                      </w:ins>
                    </w:ins>
                  </w:ins>
                </w:ins>
              </w:ins>
            </w:ins>
          </w:ins>
        </w:ins>
      </w:ins>
    </w:p>
    <w:p>
      <w:r>
        <w:t>Normal paragraph after deep nesting.</w:t>
      </w:r>
    </w:p>
    <w:sectPr/>
  </w:body>
</w:document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
    Target="styles.xml"/>
</Relationships>

</file>